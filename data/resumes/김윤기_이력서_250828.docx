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0" w:lineRule="auto"/>
        <w:ind w:left="8640" w:right="0" w:hanging="864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ppleGothic" w:cs="AppleGothic" w:eastAsia="AppleGothic" w:hAnsi="AppleGothic"/>
          <w:sz w:val="18"/>
          <w:szCs w:val="18"/>
        </w:rPr>
        <w:drawing>
          <wp:inline distB="114300" distT="114300" distL="114300" distR="114300">
            <wp:extent cx="7092950" cy="92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pleGothic" w:cs="AppleGothic" w:eastAsia="AppleGothic" w:hAnsi="AppleGothic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4" w:lineRule="auto"/>
        <w:ind w:left="283.4645669291338" w:right="0" w:hanging="360"/>
        <w:jc w:val="left"/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PrChange w:author="김영준" w:id="0" w:date="2025-08-29T15:12:09Z">
            <w:rPr>
              <w:rFonts w:ascii="AppleGothic" w:cs="AppleGothic" w:eastAsia="AppleGothic" w:hAnsi="Apple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rPrChange>
        </w:rPr>
        <w:pPrChange w:author="김영준" w:id="0" w:date="2025-08-29T15:12:09Z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0" w:line="274" w:lineRule="auto"/>
            <w:ind w:left="0" w:right="0" w:firstLine="0"/>
            <w:jc w:val="left"/>
          </w:pPr>
        </w:pPrChange>
      </w:pP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공식문서를 참고하여 직접 테스트해 프로젝트에서 글과 음성이 자연스럽게 제공되는 파이프라인을 구축한 경험있음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4" w:lineRule="auto"/>
        <w:ind w:left="283.4645669291338" w:right="0" w:hanging="360"/>
        <w:jc w:val="left"/>
        <w:rPr>
          <w:rFonts w:ascii="AppleGothic" w:cs="AppleGothic" w:eastAsia="AppleGothic" w:hAnsi="AppleGothic"/>
          <w:b w:val="1"/>
          <w:sz w:val="20"/>
          <w:szCs w:val="20"/>
          <w:u w:val="none"/>
          <w:rPrChange w:author="김영준" w:id="1" w:date="2025-08-29T15:12:12Z">
            <w:rPr>
              <w:rFonts w:ascii="AppleGothic" w:cs="AppleGothic" w:eastAsia="AppleGothic" w:hAnsi="Apple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rPrChange>
        </w:rPr>
        <w:pPrChange w:author="김영준" w:id="0" w:date="2025-08-29T15:12:12Z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0" w:line="274" w:lineRule="auto"/>
            <w:ind w:left="0" w:right="0" w:firstLine="0"/>
            <w:jc w:val="left"/>
          </w:pPr>
        </w:pPrChange>
      </w:pPr>
      <w:r w:rsidDel="00000000" w:rsidR="00000000" w:rsidRPr="00000000">
        <w:rPr>
          <w:rFonts w:ascii="AppleGothic" w:cs="AppleGothic" w:eastAsia="AppleGothic" w:hAnsi="AppleGothic"/>
          <w:b w:val="1"/>
          <w:sz w:val="20"/>
          <w:szCs w:val="20"/>
          <w:rtl w:val="0"/>
        </w:rPr>
        <w:t xml:space="preserve">이상적인 구현에 머무르지 않고 기간 내 구현 가능성과 빠른 대응으로 여러 프레임워크에 빠르게 적응하며 기간 내 현실적인 구현을 중시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35" w:lineRule="auto"/>
        <w:ind w:left="283.4645669291338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PrChange w:author="김영준" w:id="2" w:date="2025-08-29T15:12:13Z">
            <w:rPr>
              <w:rFonts w:ascii="AppleGothic" w:cs="AppleGothic" w:eastAsia="AppleGothic" w:hAnsi="AppleGothic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rPrChange>
        </w:rPr>
        <w:pPrChange w:author="김영준" w:id="0" w:date="2025-08-29T15:12:13Z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40" w:before="0" w:line="235" w:lineRule="auto"/>
            <w:ind w:left="0" w:right="0" w:firstLine="0"/>
            <w:jc w:val="left"/>
          </w:pPr>
        </w:pPrChange>
      </w:pP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스레드•코루틴•비동기 </w:t>
      </w:r>
      <w:r w:rsidDel="00000000" w:rsidR="00000000" w:rsidRPr="00000000">
        <w:rPr>
          <w:rFonts w:ascii="Galvji" w:cs="Galvji" w:eastAsia="Galvji" w:hAnsi="Galvj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I/O </w:t>
      </w: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같은 낮은 레벨의 최적화부터 </w:t>
      </w:r>
      <w:r w:rsidDel="00000000" w:rsidR="00000000" w:rsidRPr="00000000">
        <w:rPr>
          <w:rFonts w:ascii="Galvji" w:cs="Galvji" w:eastAsia="Galvji" w:hAnsi="Galvj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CloudFront(CDN)</w:t>
      </w: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•빌드 최적화</w:t>
      </w:r>
      <w:r w:rsidDel="00000000" w:rsidR="00000000" w:rsidRPr="00000000">
        <w:rPr>
          <w:rFonts w:ascii="Galvji" w:cs="Galvji" w:eastAsia="Galvji" w:hAnsi="Galvj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•CI/CD </w:t>
      </w: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자동 배포 파이프라인까지 </w:t>
      </w:r>
      <w:r w:rsidDel="00000000" w:rsidR="00000000" w:rsidRPr="00000000">
        <w:rPr>
          <w:rFonts w:ascii="Galvji" w:cs="Galvji" w:eastAsia="Galvji" w:hAnsi="Galvj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E2E</w:t>
      </w:r>
      <w:r w:rsidDel="00000000" w:rsidR="00000000" w:rsidRPr="00000000">
        <w:rPr>
          <w:rFonts w:ascii="AppleGothic" w:cs="AppleGothic" w:eastAsia="AppleGothic" w:hAnsi="Apple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고민하고 새로운 기술을 공부하며 가장 현실적인 선택을 적용하는 개발자</w:t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Project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7"/>
          <w:szCs w:val="17"/>
          <w:u w:val="singl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골목길 안전시스템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(2025.03-2025.06) -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6"/>
          <w:szCs w:val="16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7"/>
          <w:szCs w:val="17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골목길 보행자와 자동차 사고를 방지하는 시스템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before="0" w:line="230.39999999999998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FastAPI, MySQL, AWS(CloudFront, EC2, RDS, CodeDeploy), GitHub Actions, Docker, Redis, Nginx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고객의 경험 개선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2"/>
          <w:szCs w:val="12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-1.499999999999968"/>
        </w:tabs>
        <w:spacing w:after="60" w:line="261.99999999999994" w:lineRule="auto"/>
        <w:rPr>
          <w:rFonts w:ascii="Nanum Gothic" w:cs="Nanum Gothic" w:eastAsia="Nanum Gothic" w:hAnsi="Nanum Gothic"/>
          <w:b w:val="1"/>
          <w:sz w:val="15"/>
          <w:szCs w:val="15"/>
        </w:rPr>
      </w:pPr>
      <w:ins w:author="김영준" w:id="3" w:date="2025-08-29T14:44:49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4" w:date="2025-08-29T14:44:49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rPrChange>
          </w:rPr>
          <w:t xml:space="preserve">FastAPI를 이용하여 사용자와 장치 관리 RESTful API 개발</w:t>
        </w:r>
      </w:ins>
      <w:del w:author="김영준" w:id="3" w:date="2025-08-29T14:44:49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4" w:date="2025-08-29T14:44:49Z">
              <w:rPr>
                <w:rFonts w:ascii="Nanum Gothic" w:cs="Nanum Gothic" w:eastAsia="Nanum Gothic" w:hAnsi="Nanum Gothic"/>
                <w:b w:val="1"/>
                <w:sz w:val="15"/>
                <w:szCs w:val="15"/>
              </w:rPr>
            </w:rPrChange>
          </w:rPr>
          <w:delText xml:space="preserve">고객의 경험 개선 및 보안 향상</w:delText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leader="none" w:pos="-1.499999999999968"/>
        </w:tabs>
        <w:spacing w:after="0" w:afterAutospacing="0" w:line="261.99999999999994" w:lineRule="auto"/>
        <w:ind w:left="354.33070866141736" w:hanging="225"/>
        <w:rPr>
          <w:ins w:author="김영준" w:id="5" w:date="2025-08-29T14:47:03Z"/>
          <w:del w:author="김영준" w:id="5" w:date="2025-08-29T14:47:03Z"/>
          <w:rFonts w:ascii="Nanum Gothic" w:cs="Nanum Gothic" w:eastAsia="Nanum Gothic" w:hAnsi="Nanum Gothic"/>
        </w:rPr>
      </w:pPr>
      <w:del w:author="김영준" w:id="5" w:date="2025-08-29T14:47:03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delText xml:space="preserve">관리자가 직접 DB에 차량모듈 정보를 수정하는 사항이 자주 발생하여 RESTful API 데이터 관리 서버 페이지를 통해 직접 모듈 정보를 수정하는 방식으로  로직을 변경 후, 유지관리가 편해지고  SQL Injection 공격을 차단 할 수 있었음 </w:delText>
        </w:r>
      </w:del>
      <w:ins w:author="김영준" w:id="5" w:date="2025-08-29T14:47:03Z">
        <w:del w:author="김영준" w:id="5" w:date="2025-08-29T14:47:03Z">
          <w:r w:rsidDel="00000000" w:rsidR="00000000" w:rsidRPr="00000000">
            <w:rPr>
              <w:rtl w:val="0"/>
            </w:rPr>
          </w:r>
        </w:del>
      </w:ins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leader="none" w:pos="-1.499999999999968"/>
        </w:tabs>
        <w:spacing w:after="0" w:afterAutospacing="0" w:line="261.99999999999994" w:lineRule="auto"/>
        <w:ind w:left="354.33070866141736" w:hanging="225"/>
        <w:rPr>
          <w:ins w:author="김영준" w:id="5" w:date="2025-08-29T14:47:03Z"/>
          <w:rFonts w:ascii="Nanum Gothic" w:cs="Nanum Gothic" w:eastAsia="Nanum Gothic" w:hAnsi="Nanum Gothic"/>
          <w:sz w:val="15"/>
          <w:szCs w:val="15"/>
          <w:u w:val="none"/>
        </w:rPr>
      </w:pPr>
      <w:ins w:author="김영준" w:id="5" w:date="2025-08-29T14:47:03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t xml:space="preserve">SQL Injection 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6" w:date="2025-08-29T14:47:03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공격을 차단하기 위해 ~를 도입</w:t>
        </w:r>
      </w:ins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-1.499999999999968"/>
        </w:tabs>
        <w:spacing w:after="0" w:afterAutospacing="0" w:line="261.99999999999994" w:lineRule="auto"/>
        <w:ind w:left="354.33070866141736" w:hanging="225"/>
        <w:rPr>
          <w:ins w:author="김영준" w:id="5" w:date="2025-08-29T14:47:03Z"/>
          <w:rFonts w:ascii="Nanum Gothic" w:cs="Nanum Gothic" w:eastAsia="Nanum Gothic" w:hAnsi="Nanum Gothic"/>
          <w:sz w:val="15"/>
          <w:szCs w:val="15"/>
          <w:u w:val="none"/>
        </w:rPr>
      </w:pPr>
      <w:ins w:author="김영준" w:id="5" w:date="2025-08-29T14:47:03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6" w:date="2025-08-29T14:47:03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~로 슬로우 쿼리를 발견하여 인덱스 튜닝을 통해 쿼리 부하 해결</w:t>
        </w:r>
      </w:ins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rFonts w:ascii="Nanum Gothic" w:cs="Nanum Gothic" w:eastAsia="Nanum Gothic" w:hAnsi="Nanum Gothic"/>
          <w:sz w:val="15"/>
          <w:szCs w:val="15"/>
          <w:u w:val="none"/>
          <w:rPrChange w:author="김영준" w:id="6" w:date="2025-08-29T14:47:03Z">
            <w:rPr>
              <w:rFonts w:ascii="Nanum Gothic" w:cs="Nanum Gothic" w:eastAsia="Nanum Gothic" w:hAnsi="Nanum Gothic"/>
            </w:rPr>
          </w:rPrChange>
        </w:rPr>
        <w:pPrChange w:author="김영준" w:id="0" w:date="2025-08-29T14:47:03Z">
          <w:pPr>
            <w:numPr>
              <w:ilvl w:val="0"/>
              <w:numId w:val="1"/>
            </w:numPr>
            <w:tabs>
              <w:tab w:val="left" w:leader="none" w:pos="-1.499999999999968"/>
            </w:tabs>
            <w:spacing w:after="60" w:line="261.99999999999994" w:lineRule="auto"/>
            <w:ind w:left="354.33070866141736" w:hanging="225"/>
          </w:pPr>
        </w:pPrChange>
      </w:pPr>
      <w:ins w:author="김영준" w:id="5" w:date="2025-08-29T14:47:03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6" w:date="2025-08-29T14:47:03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~병렬처리~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9999999999994" w:lineRule="auto"/>
        <w:ind w:left="0" w:right="0" w:firstLine="0"/>
        <w:jc w:val="left"/>
        <w:rPr>
          <w:ins w:author="김영준" w:id="7" w:date="2025-08-29T15:02:45Z"/>
          <w:rFonts w:ascii="Nanum Gothic" w:cs="Nanum Gothic" w:eastAsia="Nanum Gothic" w:hAnsi="Nanum Gothic"/>
          <w:b w:val="1"/>
          <w:sz w:val="15"/>
          <w:szCs w:val="15"/>
          <w:rPrChange w:author="김영준" w:id="8" w:date="2025-08-29T15:02:45Z">
            <w:rPr>
              <w:rFonts w:ascii="Nanum Gothic" w:cs="Nanum Gothic" w:eastAsia="Nanum Gothic" w:hAnsi="Nanum Gothic"/>
              <w:sz w:val="15"/>
              <w:szCs w:val="15"/>
            </w:rPr>
          </w:rPrChange>
        </w:rPr>
      </w:pPr>
      <w:ins w:author="김영준" w:id="7" w:date="2025-08-29T15:02:45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CI/CD ~</w:t>
        </w:r>
      </w:ins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9999999999994" w:lineRule="auto"/>
        <w:ind w:left="720" w:right="0" w:hanging="360"/>
        <w:jc w:val="left"/>
        <w:rPr>
          <w:ins w:author="김영준" w:id="7" w:date="2025-08-29T15:02:45Z"/>
          <w:rFonts w:ascii="Nanum Gothic" w:cs="Nanum Gothic" w:eastAsia="Nanum Gothic" w:hAnsi="Nanum Gothic"/>
          <w:b w:val="1"/>
          <w:sz w:val="15"/>
          <w:szCs w:val="15"/>
          <w:u w:val="none"/>
        </w:rPr>
      </w:pPr>
      <w:ins w:author="김영준" w:id="7" w:date="2025-08-29T15:02:45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Github Actions로 </w:t>
        </w:r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CI/CD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t xml:space="preserve"> 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구성하고 Blue/Green 무중단 ~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9999999999994" w:lineRule="auto"/>
        <w:ind w:left="720" w:right="0" w:hanging="360"/>
        <w:jc w:val="left"/>
        <w:rPr>
          <w:ins w:author="김영준" w:id="7" w:date="2025-08-29T15:02:45Z"/>
          <w:rFonts w:ascii="Nanum Gothic" w:cs="Nanum Gothic" w:eastAsia="Nanum Gothic" w:hAnsi="Nanum Gothic"/>
          <w:b w:val="1"/>
          <w:sz w:val="15"/>
          <w:szCs w:val="15"/>
          <w:u w:val="none"/>
        </w:rPr>
      </w:pPr>
      <w:ins w:author="김영준" w:id="7" w:date="2025-08-29T15:02:45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Prometheus Grafana ~ 관측 가능성이 어쩌고 저쩌고</w:t>
        </w:r>
      </w:ins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9999999999994" w:lineRule="auto"/>
        <w:ind w:left="720" w:right="0" w:hanging="360"/>
        <w:jc w:val="left"/>
        <w:rPr>
          <w:ins w:author="김영준" w:id="7" w:date="2025-08-29T15:02:45Z"/>
          <w:rFonts w:ascii="Nanum Gothic" w:cs="Nanum Gothic" w:eastAsia="Nanum Gothic" w:hAnsi="Nanum Gothic"/>
          <w:b w:val="1"/>
          <w:sz w:val="15"/>
          <w:szCs w:val="15"/>
          <w:u w:val="none"/>
        </w:rPr>
      </w:pPr>
      <w:ins w:author="김영준" w:id="7" w:date="2025-08-29T15:02:45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8" w:date="2025-08-29T15:02:45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Cloudfront에 CDN, 어드민 페이지는 Vercel </w:t>
        </w:r>
      </w:ins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9999999999994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ins w:author="김영준" w:id="9" w:date="2025-08-29T14:52:33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  <w:rPrChange w:author="김영준" w:id="10" w:date="2025-08-29T14:52:33Z">
              <w:rPr>
                <w:rFonts w:ascii="Nanum Gothic" w:cs="Nanum Gothic" w:eastAsia="Nanum Gothic" w:hAnsi="Nanum Gothic"/>
                <w:sz w:val="15"/>
                <w:szCs w:val="15"/>
              </w:rPr>
            </w:rPrChange>
          </w:rPr>
          <w:t xml:space="preserve">라즈베리파이를 이용하여 온프레미스 서버 구축을 하여 운영 비용 절약</w:t>
        </w:r>
      </w:ins>
      <w:del w:author="김영준" w:id="9" w:date="2025-08-29T14:52:33Z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비용을 고려한 시스템</w:delText>
        </w:r>
      </w:del>
      <w:r w:rsidDel="00000000" w:rsidR="00000000" w:rsidRPr="00000000">
        <w:rPr>
          <w:rtl w:val="0"/>
        </w:rPr>
      </w:r>
    </w:p>
    <w:bookmarkStart w:colFirst="0" w:colLast="0" w:name="6g4w6pc589s4" w:id="0"/>
    <w:bookmarkEnd w:id="0"/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0" w:afterAutospacing="0" w:before="0" w:line="261.99999999999994" w:lineRule="auto"/>
        <w:ind w:left="354.33070866141736" w:right="0" w:hanging="225"/>
        <w:jc w:val="left"/>
        <w:rPr>
          <w:ins w:author="김영준" w:id="16" w:date="2025-08-29T14:56:24Z"/>
          <w:rFonts w:ascii="Nanum Gothic" w:cs="Nanum Gothic" w:eastAsia="Nanum Gothic" w:hAnsi="Nanum Gothic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del w:author="김영준" w:id="11" w:date="2025-08-29T14:54:25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7"/>
            <w:szCs w:val="17"/>
            <w:u w:val="none"/>
            <w:shd w:fill="auto" w:val="clear"/>
            <w:vertAlign w:val="baseline"/>
            <w:rtl w:val="0"/>
          </w:rPr>
          <w:delText xml:space="preserve">AWS</w:delText>
        </w:r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는 비싸고, 제공하는 서비스가 지협적인 문제 때문에 집에 남는 </w:delText>
        </w:r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7"/>
            <w:szCs w:val="17"/>
            <w:u w:val="none"/>
            <w:shd w:fill="auto" w:val="clear"/>
            <w:vertAlign w:val="baseline"/>
            <w:rtl w:val="0"/>
          </w:rPr>
          <w:delText xml:space="preserve">r</w:delText>
        </w:r>
      </w:del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aspberry pi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미니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PC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사용하여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Debian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기반</w:t>
      </w:r>
      <w:ins w:author="김영준" w:id="12" w:date="2025-08-29T14:55:02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t xml:space="preserve"> NAS 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3" w:date="2025-08-29T14:55:02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t xml:space="preserve">OS </w:t>
        </w:r>
      </w:ins>
      <w:del w:author="김영준" w:id="12" w:date="2025-08-29T14:55:02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 </w:delText>
        </w:r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7"/>
            <w:szCs w:val="17"/>
            <w:u w:val="none"/>
            <w:shd w:fill="auto" w:val="clear"/>
            <w:vertAlign w:val="baseline"/>
            <w:rtl w:val="0"/>
          </w:rPr>
          <w:delText xml:space="preserve">openmediavault</w:delText>
        </w:r>
      </w:del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서버</w:t>
      </w:r>
      <w:ins w:author="김영준" w:id="14" w:date="2025-08-29T14:56:00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5" w:date="2025-08-29T14:56:00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t xml:space="preserve">구축</w:t>
        </w:r>
      </w:ins>
      <w:del w:author="김영준" w:id="14" w:date="2025-08-29T14:56:00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5" w:date="2025-08-29T14:56:00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delText xml:space="preserve">에 직접 서</w:delTex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5" w:date="2025-08-29T14:56:00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delText xml:space="preserve"> </w:delTex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5" w:date="2025-08-29T14:56:00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delText xml:space="preserve">버를 올리고</w:delText>
        </w:r>
      </w:del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, </w:t>
      </w:r>
      <w:ins w:author="김영준" w:id="16" w:date="2025-08-29T14:56:2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0" w:afterAutospacing="0" w:before="0" w:line="261.99999999999994" w:lineRule="auto"/>
        <w:ind w:left="354.33070866141736" w:right="0" w:hanging="225"/>
        <w:jc w:val="left"/>
        <w:rPr>
          <w:ins w:author="김영준" w:id="21" w:date="2025-08-29T14:58:08Z"/>
          <w:rFonts w:ascii="Nanum Gothic" w:cs="Nanum Gothic" w:eastAsia="Nanum Gothic" w:hAnsi="Nanum Gothic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ins w:author="김영준" w:id="16" w:date="2025-08-29T14:56:24Z">
        <w:r w:rsidDel="00000000" w:rsidR="00000000" w:rsidRPr="00000000">
          <w:rPr>
            <w:rFonts w:ascii="Nanum Gothic" w:cs="Nanum Gothic" w:eastAsia="Nanum Gothic" w:hAnsi="Nanum Gothic"/>
            <w:sz w:val="17"/>
            <w:szCs w:val="17"/>
            <w:rtl w:val="0"/>
            <w:rPrChange w:author="김영준" w:id="17" w:date="2025-08-29T14:56:24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t xml:space="preserve">정적 리소스를 서빙하기 위해 </w:t>
        </w:r>
      </w:ins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Vercel</w:t>
      </w:r>
      <w:ins w:author="김영준" w:id="18" w:date="2025-08-29T14:57:07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9" w:date="2025-08-29T14:57:07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rPrChange>
          </w:rPr>
          <w:t xml:space="preserve">에 배포하는 CI/CD 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9" w:date="2025-08-29T14:57:07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rPrChange>
          </w:rPr>
          <w:t xml:space="preserve">파이프라인</w:t>
        </w:r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19" w:date="2025-08-29T14:57:07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rPrChange>
          </w:rPr>
          <w:t xml:space="preserve"> 구축</w:t>
        </w:r>
      </w:ins>
      <w:del w:author="김영준" w:id="18" w:date="2025-08-29T14:57:07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의</w:delText>
        </w:r>
      </w:del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  <w:del w:author="김영준" w:id="20" w:date="2025-08-29T14:56:41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무료 사이트 제공을 통해 관리자 페이지를 제공함</w:delText>
        </w:r>
      </w:del>
      <w:ins w:author="김영준" w:id="21" w:date="2025-08-29T14:58:0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0" w:afterAutospacing="0" w:before="0" w:line="261.99999999999994" w:lineRule="auto"/>
        <w:ind w:left="354.33070866141736" w:right="0" w:hanging="225"/>
        <w:jc w:val="left"/>
        <w:rPr>
          <w:ins w:author="김영준" w:id="21" w:date="2025-08-29T14:58:08Z"/>
          <w:rFonts w:ascii="Nanum Gothic" w:cs="Nanum Gothic" w:eastAsia="Nanum Gothic" w:hAnsi="Nanum Gothic"/>
          <w:sz w:val="15"/>
          <w:szCs w:val="15"/>
          <w:u w:val="none"/>
        </w:rPr>
      </w:pPr>
      <w:ins w:author="김영준" w:id="21" w:date="2025-08-29T14:58:08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22" w:date="2025-08-29T14:58:08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t xml:space="preserve">Taefik</w:t>
        </w:r>
      </w:ins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60" w:before="0" w:line="261.99999999999994" w:lineRule="auto"/>
        <w:ind w:left="354.33070866141736" w:right="0" w:hanging="225"/>
        <w:jc w:val="left"/>
        <w:rPr>
          <w:rFonts w:ascii="Nanum Gothic" w:cs="Nanum Gothic" w:eastAsia="Nanum Gothic" w:hAnsi="Nanum Gothic"/>
          <w:sz w:val="15"/>
          <w:szCs w:val="15"/>
          <w:u w:val="none"/>
          <w:rPrChange w:author="김영준" w:id="22" w:date="2025-08-29T14:58:08Z"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rPrChange>
        </w:rPr>
        <w:pPrChange w:author="김영준" w:id="0" w:date="2025-08-29T14:58:08Z">
          <w:pPr>
            <w:keepNext w:val="0"/>
            <w:keepLines w:val="0"/>
            <w:pageBreakBefore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-1.499999999999968"/>
            </w:tabs>
            <w:spacing w:after="60" w:before="0" w:line="261.99999999999994" w:lineRule="auto"/>
            <w:ind w:left="354.33070866141736" w:right="0" w:hanging="225"/>
            <w:jc w:val="left"/>
          </w:pPr>
        </w:pPrChange>
      </w:pPr>
      <w:ins w:author="김영준" w:id="21" w:date="2025-08-29T14:58:08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  <w:rPrChange w:author="김영준" w:id="22" w:date="2025-08-29T14:58:08Z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rPrChange>
          </w:rPr>
          <w:t xml:space="preserve">Tailscale로 VPN을 구성해서 어쩌고 저쩌고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60" w:before="0" w:line="261.99999999999994" w:lineRule="auto"/>
        <w:ind w:right="0"/>
        <w:jc w:val="left"/>
        <w:rPr>
          <w:ins w:author="김영준" w:id="23" w:date="2025-08-29T15:01:57Z"/>
          <w:rFonts w:ascii="Nanum Gothic" w:cs="Nanum Gothic" w:eastAsia="Nanum Gothic" w:hAnsi="Nanum Gothic"/>
          <w:b w:val="1"/>
          <w:sz w:val="15"/>
          <w:szCs w:val="15"/>
          <w:rPrChange w:author="김영준" w:id="24" w:date="2025-08-29T15:01:57Z"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</w:rPr>
          </w:rPrChange>
        </w:rPr>
      </w:pPr>
      <w:ins w:author="김영준" w:id="23" w:date="2025-08-29T15:01:5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60" w:before="0" w:line="261.99999999999994" w:lineRule="auto"/>
        <w:ind w:right="0"/>
        <w:jc w:val="left"/>
        <w:rPr>
          <w:del w:author="김영준" w:id="25" w:date="2025-08-29T15:01:37Z"/>
          <w:rFonts w:ascii="Nanum Gothic" w:cs="Nanum Gothic" w:eastAsia="Nanum Gothic" w:hAnsi="Nanum Gothic"/>
          <w:b w:val="1"/>
          <w:sz w:val="15"/>
          <w:szCs w:val="15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</w:rPr>
          <w:delText xml:space="preserve">다양한 서비스 관리</w:delText>
        </w:r>
      </w:del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.499999999999968"/>
        </w:tabs>
        <w:spacing w:after="60" w:before="0" w:line="261.99999999999994" w:lineRule="auto"/>
        <w:ind w:left="354.33070866141736" w:right="0" w:hanging="225"/>
        <w:jc w:val="left"/>
        <w:rPr>
          <w:del w:author="김영준" w:id="25" w:date="2025-08-29T15:01:37Z"/>
          <w:rFonts w:ascii="Nanum Gothic" w:cs="Nanum Gothic" w:eastAsia="Nanum Gothic" w:hAnsi="Nanum Gothic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delText xml:space="preserve">홈서버를 운영하면서 여러 프로젝트가 뒤섞여 골머리를 앓던 중 PaaS 기반인 Dokploy에 대해 알게되어 여러 서비스를 Traefik을 통해 도메인을 관리하여 서비스를 관리하게되어 서비스의 상태를 파악하고, 자동 배</w:delText>
        </w:r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포함</w:delText>
        </w:r>
      </w:del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del w:author="김영준" w:id="25" w:date="2025-08-29T15:01:37Z"/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7"/>
            <w:szCs w:val="17"/>
            <w:u w:val="none"/>
            <w:shd w:fill="auto" w:val="clear"/>
            <w:vertAlign w:val="baseline"/>
            <w:rtl w:val="0"/>
          </w:rPr>
          <w:delText xml:space="preserve">시공 (2024.06 - 2024.08) - </w:delText>
        </w:r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271fca"/>
            <w:sz w:val="17"/>
            <w:szCs w:val="17"/>
            <w:u w:val="single"/>
            <w:shd w:fill="auto" w:val="clear"/>
            <w:vertAlign w:val="baseline"/>
            <w:rtl w:val="0"/>
          </w:rPr>
          <w:delText xml:space="preserve">github</w:delText>
        </w:r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0" w:right="0" w:firstLine="0"/>
        <w:jc w:val="left"/>
        <w:rPr>
          <w:del w:author="김영준" w:id="25" w:date="2025-08-29T15:01:37Z"/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5"/>
            <w:szCs w:val="15"/>
            <w:u w:val="none"/>
            <w:shd w:fill="auto" w:val="clear"/>
            <w:vertAlign w:val="baseline"/>
            <w:rtl w:val="0"/>
          </w:rPr>
          <w:delText xml:space="preserve">실존하는 특정 인물이 독설로 동기 부여해주는 서비스 </w:delText>
        </w:r>
      </w:del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0" w:right="0" w:firstLine="0"/>
        <w:jc w:val="left"/>
        <w:rPr>
          <w:del w:author="김영준" w:id="25" w:date="2025-08-29T15:01:37Z"/>
          <w:rFonts w:ascii="Nanum Gothic" w:cs="Nanum Gothic" w:eastAsia="Nanum Gothic" w:hAnsi="Nanum Gothic"/>
          <w:sz w:val="15"/>
          <w:szCs w:val="15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i w:val="0"/>
            <w:smallCaps w:val="0"/>
            <w:strike w:val="0"/>
            <w:color w:val="000000"/>
            <w:sz w:val="12"/>
            <w:szCs w:val="12"/>
            <w:u w:val="none"/>
            <w:shd w:fill="auto" w:val="clear"/>
            <w:vertAlign w:val="baseline"/>
            <w:rtl w:val="0"/>
          </w:rPr>
          <w:delText xml:space="preserve">FastAPI, MySQL, AWS(CloudFront, EC2, RDS, CodeDeploy), GitHub Actions, Docker, Redis, Nginx </w:delText>
        </w:r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E">
      <w:pPr>
        <w:tabs>
          <w:tab w:val="left" w:leader="none" w:pos="-1.499999999999968"/>
        </w:tabs>
        <w:spacing w:after="60" w:line="261.99999999999994" w:lineRule="auto"/>
        <w:rPr>
          <w:del w:author="김영준" w:id="25" w:date="2025-08-29T15:01:37Z"/>
          <w:rFonts w:ascii="Nanum Gothic" w:cs="Nanum Gothic" w:eastAsia="Nanum Gothic" w:hAnsi="Nanum Gothic"/>
          <w:b w:val="1"/>
          <w:sz w:val="15"/>
          <w:szCs w:val="15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</w:rPr>
          <w:delText xml:space="preserve">간단한 CRUD</w:delText>
        </w:r>
      </w:del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del w:author="김영준" w:id="25" w:date="2025-08-29T15:01:37Z"/>
          <w:rFonts w:ascii="Nanum Gothic" w:cs="Nanum Gothic" w:eastAsia="Nanum Gothic" w:hAnsi="Nanum Gothic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delText xml:space="preserve">RestController를 사용하여 RESTful API를 설계하고, S3에 의존하지 않도록 라이브러리를 미리 MinIO를 준비, RDS 비용 절약을 위해 Tailscale로 안전하게 연결된 MySQL사용 프로젝트 비용이 절약됨</w:delText>
        </w:r>
      </w:del>
    </w:p>
    <w:p w:rsidR="00000000" w:rsidDel="00000000" w:rsidP="00000000" w:rsidRDefault="00000000" w:rsidRPr="00000000" w14:paraId="00000020">
      <w:pPr>
        <w:tabs>
          <w:tab w:val="left" w:leader="none" w:pos="-1.499999999999968"/>
        </w:tabs>
        <w:spacing w:after="60" w:line="261.99999999999994" w:lineRule="auto"/>
        <w:rPr>
          <w:del w:author="김영준" w:id="25" w:date="2025-08-29T15:01:37Z"/>
          <w:rFonts w:ascii="Nanum Gothic" w:cs="Nanum Gothic" w:eastAsia="Nanum Gothic" w:hAnsi="Nanum Gothic"/>
          <w:b w:val="1"/>
          <w:sz w:val="15"/>
          <w:szCs w:val="15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b w:val="1"/>
            <w:sz w:val="15"/>
            <w:szCs w:val="15"/>
            <w:rtl w:val="0"/>
          </w:rPr>
          <w:delText xml:space="preserve">정확한 오류 짚기와 빠른 배포</w:delText>
        </w:r>
      </w:del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rFonts w:ascii="Nanum Gothic" w:cs="Nanum Gothic" w:eastAsia="Nanum Gothic" w:hAnsi="Nanum Gothic"/>
        </w:rPr>
      </w:pPr>
      <w:del w:author="김영준" w:id="25" w:date="2025-08-29T15:01:37Z">
        <w:r w:rsidDel="00000000" w:rsidR="00000000" w:rsidRPr="00000000">
          <w:rPr>
            <w:rFonts w:ascii="Nanum Gothic" w:cs="Nanum Gothic" w:eastAsia="Nanum Gothic" w:hAnsi="Nanum Gothic"/>
            <w:sz w:val="15"/>
            <w:szCs w:val="15"/>
            <w:rtl w:val="0"/>
          </w:rPr>
          <w:delText xml:space="preserve">GitHub Actions의 artifact 기능을 사용, CI와 CD를 분리하여 PR시. 빌드 오류가 발생하면 PR이 불가능하게 함, 빌드가 성공하면 저장된 artifact를 사용하여 배포를 진행하여 빠른 피드백으로 안정적이고 빠른 배포가 가능해짐</w:delText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7"/>
          <w:szCs w:val="17"/>
          <w:u w:val="singl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Brain Washer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(2024.12-2025.02) - </w:t>
      </w: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271fca"/>
          <w:sz w:val="17"/>
          <w:szCs w:val="17"/>
          <w:u w:val="singl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실존하는 특정 인물이 독설로 동기 부여해주는 서비스 </w:t>
      </w:r>
    </w:p>
    <w:p w:rsidR="00000000" w:rsidDel="00000000" w:rsidP="00000000" w:rsidRDefault="00000000" w:rsidRPr="00000000" w14:paraId="00000024">
      <w:pPr>
        <w:tabs>
          <w:tab w:val="left" w:leader="none" w:pos="-1.499999999999968"/>
        </w:tabs>
        <w:spacing w:after="60" w:line="261.99999999999994" w:lineRule="auto"/>
        <w:rPr>
          <w:rFonts w:ascii="Nanum Gothic" w:cs="Nanum Gothic" w:eastAsia="Nanum Gothic" w:hAnsi="Nanum Gothic"/>
          <w:b w:val="1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5"/>
          <w:szCs w:val="15"/>
          <w:rtl w:val="0"/>
        </w:rPr>
        <w:t xml:space="preserve">고객의 경험 개선 및 보안 향상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관리자가 직접 DB에 차량모듈 정보를 수정하는 사항이 자주 발생하여 RESTful API 데이터 관리 서버 페이지를 통해 직접 모듈 정보를 수정하는 방식으로  로직을 변경 후, 유지관리가 편해지고  SQL Injection 공격을 차단 할 수 있었음 </w:t>
      </w:r>
    </w:p>
    <w:p w:rsidR="00000000" w:rsidDel="00000000" w:rsidP="00000000" w:rsidRDefault="00000000" w:rsidRPr="00000000" w14:paraId="00000026">
      <w:pPr>
        <w:spacing w:line="261.99999999999994" w:lineRule="auto"/>
        <w:rPr>
          <w:rFonts w:ascii="Nanum Gothic" w:cs="Nanum Gothic" w:eastAsia="Nanum Gothic" w:hAnsi="Nanum Gothic"/>
          <w:b w:val="1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5"/>
          <w:szCs w:val="15"/>
          <w:rtl w:val="0"/>
        </w:rPr>
        <w:t xml:space="preserve">비용을 고려한 시스템</w:t>
      </w:r>
    </w:p>
    <w:bookmarkStart w:colFirst="0" w:colLast="0" w:name="kix.w0kox1j18o4q" w:id="1"/>
    <w:bookmarkEnd w:id="1"/>
    <w:p w:rsidR="00000000" w:rsidDel="00000000" w:rsidP="00000000" w:rsidRDefault="00000000" w:rsidRPr="00000000" w14:paraId="00000027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AWS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는 비싸고, 제공하는 서비스가 지협적인 문제 때문에 집에 남는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raspberry pi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미니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PC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를 사용하여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Debian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기반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openmediavault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서버에 직접 서 버를 올리고,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Vercel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의 무료 사이트 제공을 통해 관리자 페이지를 제공함</w:t>
      </w:r>
    </w:p>
    <w:p w:rsidR="00000000" w:rsidDel="00000000" w:rsidP="00000000" w:rsidRDefault="00000000" w:rsidRPr="00000000" w14:paraId="00000028">
      <w:pPr>
        <w:tabs>
          <w:tab w:val="left" w:leader="none" w:pos="-1.499999999999968"/>
        </w:tabs>
        <w:spacing w:after="60" w:line="261.99999999999994" w:lineRule="auto"/>
        <w:rPr>
          <w:rFonts w:ascii="Nanum Gothic" w:cs="Nanum Gothic" w:eastAsia="Nanum Gothic" w:hAnsi="Nanum Gothic"/>
          <w:b w:val="1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5"/>
          <w:szCs w:val="15"/>
          <w:rtl w:val="0"/>
        </w:rPr>
        <w:t xml:space="preserve">다양한 서비스 관리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tabs>
          <w:tab w:val="left" w:leader="none" w:pos="-1.499999999999968"/>
        </w:tabs>
        <w:spacing w:after="60" w:line="261.99999999999994" w:lineRule="auto"/>
        <w:ind w:left="354.33070866141736" w:hanging="225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홈서버를 운영하면서 여러 프로젝트가 뒤섞여 골머리를 앓던 중 PaaS 기반인 Dokploy에 대해 알게되어 여러 서비스를 Traefik을 통해 도메인을 관리하여 서비스를 관리하게되어 서비스의 상태를 파악하고, 자동 배포함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" w:lineRule="auto"/>
        <w:ind w:left="0" w:right="0" w:firstLine="0"/>
        <w:jc w:val="left"/>
        <w:rPr>
          <w:rFonts w:ascii="Nanum Gothic" w:cs="Nanum Gothic" w:eastAsia="Nanum Gothic" w:hAnsi="Nanum Gothi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31" w:lineRule="auto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Brain Washer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(2024.12-2025.02) - </w:t>
      </w:r>
      <w:r w:rsidDel="00000000" w:rsidR="00000000" w:rsidRPr="00000000">
        <w:rPr>
          <w:rFonts w:ascii="Nanum Gothic" w:cs="Nanum Gothic" w:eastAsia="Nanum Gothic" w:hAnsi="Nanum Gothic"/>
          <w:color w:val="271fca"/>
          <w:sz w:val="17"/>
          <w:szCs w:val="17"/>
          <w:u w:val="single"/>
          <w:rtl w:val="0"/>
        </w:rPr>
        <w:t xml:space="preserve">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31" w:lineRule="auto"/>
        <w:rPr>
          <w:rFonts w:ascii="Nanum Gothic" w:cs="Nanum Gothic" w:eastAsia="Nanum Gothic" w:hAnsi="Nanum Gothic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실존하는 특정 인물이 독설로 동기 부여해주는 서비스 </w:t>
      </w:r>
    </w:p>
    <w:bookmarkStart w:colFirst="0" w:colLast="0" w:name="kix.bvylrtvjvwx8" w:id="2"/>
    <w:bookmarkEnd w:id="2"/>
    <w:p w:rsidR="00000000" w:rsidDel="00000000" w:rsidP="00000000" w:rsidRDefault="00000000" w:rsidRPr="00000000" w14:paraId="0000002D">
      <w:pPr>
        <w:numPr>
          <w:ilvl w:val="0"/>
          <w:numId w:val="3"/>
        </w:numPr>
        <w:tabs>
          <w:tab w:val="left" w:leader="none" w:pos="442"/>
        </w:tabs>
        <w:spacing w:line="252.00000000000003" w:lineRule="auto"/>
        <w:ind w:left="0" w:firstLine="165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느낌을 부여에 채팅만으로는 실제 인물과 대화하는 느낌이 부족해 채팅과 음성을 동시에 사용자가 경험할 수 있도록 비동기로 채팅과 음성을 분리하여 제공하 기 위해 파이썬에서 제공하는 기본 비동기 라이브러리를 공식문서를 활용하여 적은 리소스만 사용하여 구현하였습니다.</w:t>
      </w:r>
    </w:p>
    <w:p w:rsidR="00000000" w:rsidDel="00000000" w:rsidP="00000000" w:rsidRDefault="00000000" w:rsidRPr="00000000" w14:paraId="0000002E">
      <w:pPr>
        <w:spacing w:line="261.99999999999994" w:lineRule="auto"/>
        <w:rPr>
          <w:rFonts w:ascii="Nanum Gothic" w:cs="Nanum Gothic" w:eastAsia="Nanum Gothic" w:hAnsi="Nanum Gothic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비용을 고려한 시스템</w:t>
      </w:r>
    </w:p>
    <w:bookmarkStart w:colFirst="0" w:colLast="0" w:name="kix.iuqvl3t3gm9d" w:id="3"/>
    <w:bookmarkEnd w:id="3"/>
    <w:p w:rsidR="00000000" w:rsidDel="00000000" w:rsidP="00000000" w:rsidRDefault="00000000" w:rsidRPr="00000000" w14:paraId="0000002F">
      <w:pPr>
        <w:numPr>
          <w:ilvl w:val="0"/>
          <w:numId w:val="3"/>
        </w:numPr>
        <w:tabs>
          <w:tab w:val="left" w:leader="none" w:pos="442"/>
        </w:tabs>
        <w:spacing w:after="60" w:line="261.99999999999994" w:lineRule="auto"/>
        <w:ind w:left="0" w:firstLine="165"/>
      </w:pP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AWS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는 비싸고, 제공하는 서비스가 지협적인 문제 때문에 집에 남는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raspberry pi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미니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PC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를 사용하여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Debian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기반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openmediavault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서버에 직접 서 버를 올리고,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Vercel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의 무료 사이트 제공을 통해 관리자 페이지를 제공하였습니다.</w:t>
      </w:r>
    </w:p>
    <w:p w:rsidR="00000000" w:rsidDel="00000000" w:rsidP="00000000" w:rsidRDefault="00000000" w:rsidRPr="00000000" w14:paraId="00000030">
      <w:pPr>
        <w:spacing w:line="261.99999999999994" w:lineRule="auto"/>
        <w:rPr>
          <w:rFonts w:ascii="Nanum Gothic" w:cs="Nanum Gothic" w:eastAsia="Nanum Gothic" w:hAnsi="Nanum Gothic"/>
          <w:sz w:val="15"/>
          <w:szCs w:val="15"/>
        </w:rPr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안정적인 배포</w:t>
      </w:r>
    </w:p>
    <w:bookmarkStart w:colFirst="0" w:colLast="0" w:name="kix.3i0ce0dnbje2" w:id="4"/>
    <w:bookmarkEnd w:id="4"/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42"/>
        </w:tabs>
        <w:spacing w:after="0" w:before="0" w:line="261.99999999999994" w:lineRule="auto"/>
        <w:ind w:left="0" w:right="0" w:firstLine="165"/>
        <w:jc w:val="left"/>
        <w:rPr/>
      </w:pP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하나의 서버에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Frontend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를 배포하는 경우 서버에 문제가 발생했을 때，바로 서버가 종료되어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CloudFront(CDN)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GitHub Actions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느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AWS CodeDeploy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弓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Docker Compose#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파이프라인으로 연동하고 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ALB Blue/Green </w:t>
      </w:r>
      <w:r w:rsidDel="00000000" w:rsidR="00000000" w:rsidRPr="00000000">
        <w:rPr>
          <w:rFonts w:ascii="Nanum Gothic" w:cs="Nanum Gothic" w:eastAsia="Nanum Gothic" w:hAnsi="Nanum Gothic"/>
          <w:sz w:val="15"/>
          <w:szCs w:val="15"/>
          <w:rtl w:val="0"/>
        </w:rPr>
        <w:t xml:space="preserve">전략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vmmviflwgwuw" w:id="5"/>
    <w:bookmarkEnd w:id="5"/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Technical Skills</w:t>
      </w:r>
    </w:p>
    <w:bookmarkStart w:colFirst="0" w:colLast="0" w:name="5i9xd0hcsc7b" w:id="6"/>
    <w:bookmarkEnd w:id="6"/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414"/>
        </w:tabs>
        <w:spacing w:after="40" w:before="0" w:line="250" w:lineRule="auto"/>
        <w:ind w:left="0" w:right="0" w:hanging="42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ORCAD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KCAD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사용하여 스케메틱을 제작하고，회로를 제작을 의뢰하여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PCB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제작하고，부족한 부분은 만능 기반믈 통해 기능믈 추가하거나, 회로의 오류 를 수정한 겸험이 있습니다.</w:t>
      </w:r>
    </w:p>
    <w:bookmarkStart w:colFirst="0" w:colLast="0" w:name="75cln1fe7b3j" w:id="7"/>
    <w:bookmarkEnd w:id="7"/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5" w:lineRule="auto"/>
        <w:ind w:left="0" w:right="0" w:firstLine="165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AVR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부터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STM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까지 각각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AVR STUDIO, STM32C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belDE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톰해 직접 레지스터를 제어하고 직접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UART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I2C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톰신을 톰해 모듈을 직접 연동하였습니다.</w:t>
      </w:r>
    </w:p>
    <w:bookmarkStart w:colFirst="0" w:colLast="0" w:name="4zzzj1sszj3z" w:id="8"/>
    <w:bookmarkEnd w:id="8"/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5" w:lineRule="auto"/>
        <w:ind w:left="0" w:right="0" w:firstLine="165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언어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BSD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소켓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pthread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기반 멀티스레딤믈 이용해 동시에 접속하는 할리갈리 게임 서버를 구현한 경험이 있습니다. 구조체 기반 패킷 프로토콜，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mutex-cond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동기화로 안점적인 에러 복구 루틴믈 직접 설계•최적화하였습니다.</w:t>
      </w:r>
    </w:p>
    <w:bookmarkStart w:colFirst="0" w:colLast="0" w:name="gbwtfdoo3222" w:id="9"/>
    <w:bookmarkEnd w:id="9"/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5" w:lineRule="auto"/>
        <w:ind w:left="0" w:right="0" w:firstLine="165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CI/CD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영역에서는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GitHub Actions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스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AWS CodeDeploy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Docker Compose*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파이프라인으로 연동하고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ALB Blue/Green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전략을 적용하여 무중단 배포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(Zero-Downtime)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달성하였습니다. 배포 전후 헬스 체크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’Slack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알림•자동 를백을 탑재해 평균 배포 시간을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분 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분으로 단축하고 실패율을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1%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대 로 유지한 경험이 있습니다.</w:t>
      </w:r>
    </w:p>
    <w:bookmarkStart w:colFirst="0" w:colLast="0" w:name="q8p2eoqp17rs" w:id="10"/>
    <w:bookmarkEnd w:id="10"/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50" w:lineRule="auto"/>
        <w:ind w:left="0" w:right="0" w:firstLine="165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Node js(Express)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구축하면서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OpenAI Chat/Speech API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의 단일 응답 한계를 해결하기 위해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WebSocket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파이프라인믈 설계,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JSON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umk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단위로 음 섬 스트림을 실시간 전송한 경험이 있습니다.</w:t>
      </w:r>
    </w:p>
    <w:bookmarkStart w:colFirst="0" w:colLast="0" w:name="f8evb7beccg5" w:id="11"/>
    <w:bookmarkEnd w:id="11"/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0" w:lineRule="auto"/>
        <w:ind w:left="0" w:right="0" w:firstLine="165"/>
        <w:jc w:val="both"/>
        <w:rPr/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모바일 분야에서는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 Jetpack Compose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 BLE Scanner API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활용해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iBeacon(UUID-Major-Minor-RSSI)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기반 충돌 예방 앱을 개발했습니다.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Foregro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nd Service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으로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Doze/App Standby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환경에서도 스캔 지속성을 확보하고, 권한 흐름•배터리 소비 지표를 직접 튜닝하여 스캔 성공률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62 %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%, 소모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4.2 </w:t>
      </w:r>
      <w:r w:rsidDel="00000000" w:rsidR="00000000" w:rsidRPr="00000000">
        <w:rPr>
          <w:rFonts w:ascii="AppleGothic" w:cs="AppleGothic" w:eastAsia="AppleGothic" w:hAnsi="AppleGothic"/>
          <w:b w:val="0"/>
          <w:i w:val="1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%/h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『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2.8 %/h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까지 최적화한 경험이 있습니다.</w:t>
      </w:r>
    </w:p>
    <w:bookmarkStart w:colFirst="0" w:colLast="0" w:name="odo3uldjj3ms" w:id="12"/>
    <w:bookmarkEnd w:id="12"/>
    <w:bookmarkStart w:colFirst="0" w:colLast="0" w:name="70b87s5bmo09" w:id="13"/>
    <w:bookmarkEnd w:id="13"/>
    <w:bookmarkStart w:colFirst="0" w:colLast="0" w:name="1korzsbozkbh" w:id="14"/>
    <w:bookmarkEnd w:id="14"/>
    <w:bookmarkStart w:colFirst="0" w:colLast="0" w:name="y00syb20on7q" w:id="15"/>
    <w:bookmarkEnd w:id="15"/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1.00000000000003"/>
        </w:tabs>
        <w:spacing w:after="220" w:before="0" w:line="240" w:lineRule="auto"/>
        <w:ind w:left="0" w:right="0" w:firstLine="16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모바일 분야에서는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 Jetpack Compose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BLE Scanner API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를 활용해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iBeacon(UUID-Major-Minor-RSSI)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기반 충돌 예방 앱을 개발했습니다.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Foregro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nd Service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으로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Doze/App Standby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환겸에서도 스캔 지속섬을 확보하고. 권한 흐름•배터리 소비 지표를 직접 튜닝하여 스캔 성공률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62 %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98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%, 소모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4.2 %/h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2.8 %/h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까지 최적화한 경험이 있습니다.</w:t>
      </w:r>
      <w:r w:rsidDel="00000000" w:rsidR="00000000" w:rsidRPr="00000000">
        <w:rPr>
          <w:rtl w:val="0"/>
        </w:rPr>
      </w:r>
    </w:p>
    <w:bookmarkStart w:colFirst="0" w:colLast="0" w:name="21l17ezae4a7" w:id="16"/>
    <w:bookmarkEnd w:id="16"/>
    <w:bookmarkStart w:colFirst="0" w:colLast="0" w:name="mkmh96bq7wrj" w:id="17"/>
    <w:bookmarkEnd w:id="17"/>
    <w:bookmarkStart w:colFirst="0" w:colLast="0" w:name="lh97lw29uk48" w:id="18"/>
    <w:bookmarkEnd w:id="18"/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Activity</w:t>
      </w:r>
    </w:p>
    <w:bookmarkStart w:colFirst="0" w:colLast="0" w:name="bft3m721ucn" w:id="19"/>
    <w:bookmarkEnd w:id="19"/>
    <w:bookmarkStart w:colFirst="0" w:colLast="0" w:name="nc6qu1skyykx" w:id="20"/>
    <w:bookmarkEnd w:id="20"/>
    <w:bookmarkStart w:colFirst="0" w:colLast="0" w:name="9okk7v6si2ka" w:id="21"/>
    <w:bookmarkEnd w:id="21"/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제이지솔루션 연구원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2025.03 - 2025.06)</w:t>
      </w:r>
    </w:p>
    <w:bookmarkStart w:colFirst="0" w:colLast="0" w:name="8mkovwipsg8l" w:id="22"/>
    <w:bookmarkEnd w:id="22"/>
    <w:bookmarkStart w:colFirst="0" w:colLast="0" w:name="n1pvgsh8l6qs" w:id="23"/>
    <w:bookmarkEnd w:id="23"/>
    <w:bookmarkStart w:colFirst="0" w:colLast="0" w:name="nab1iivm4t3j" w:id="24"/>
    <w:bookmarkEnd w:id="24"/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Techeer 871(2024.08-)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5" w:lineRule="auto"/>
        <w:ind w:left="0" w:right="0" w:firstLine="0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2024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하계 테커 실리콘밸리 소프트웨어 부트캠프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(2023.06.24 - 2024.08.03)</w:t>
      </w:r>
      <w:r w:rsidDel="00000000" w:rsidR="00000000" w:rsidRPr="00000000">
        <w:rPr>
          <w:rtl w:val="0"/>
        </w:rPr>
      </w:r>
    </w:p>
    <w:bookmarkStart w:colFirst="0" w:colLast="0" w:name="2p1qwhdqipee" w:id="25"/>
    <w:bookmarkEnd w:id="25"/>
    <w:bookmarkStart w:colFirst="0" w:colLast="0" w:name="tdkzx852a36s" w:id="26"/>
    <w:bookmarkEnd w:id="26"/>
    <w:bookmarkStart w:colFirst="0" w:colLast="0" w:name="bkvtpteqleb0" w:id="27"/>
    <w:bookmarkEnd w:id="27"/>
    <w:p w:rsidR="00000000" w:rsidDel="00000000" w:rsidP="00000000" w:rsidRDefault="00000000" w:rsidRPr="00000000" w14:paraId="0000003E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Techeer partners (2024.03.23 - 2024.06.23)</w:t>
      </w:r>
    </w:p>
    <w:bookmarkStart w:colFirst="0" w:colLast="0" w:name="i9cmpgjpb717" w:id="28"/>
    <w:bookmarkEnd w:id="28"/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.50000000000006"/>
        </w:tabs>
        <w:spacing w:after="40" w:before="0" w:line="240" w:lineRule="auto"/>
        <w:ind w:left="0" w:right="0" w:firstLine="165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실리콘밸리 엔지니어의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SW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개발자스터디 그룹</w:t>
      </w:r>
    </w:p>
    <w:bookmarkStart w:colFirst="0" w:colLast="0" w:name="we3nvz9wxdbz" w:id="29"/>
    <w:bookmarkEnd w:id="29"/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0" w:lineRule="auto"/>
        <w:ind w:left="0" w:right="0" w:firstLine="165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기술 세션，프론트엔드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React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프레임워크등의 스터디 활동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5" w:lineRule="auto"/>
        <w:ind w:left="0" w:right="0" w:firstLine="0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2023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동계 테커 실리콘밸리 소프트웨어 부트캠프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(2023.12.26 - 2024.02.03)</w:t>
      </w:r>
      <w:r w:rsidDel="00000000" w:rsidR="00000000" w:rsidRPr="00000000">
        <w:rPr>
          <w:rtl w:val="0"/>
        </w:rPr>
      </w:r>
    </w:p>
    <w:bookmarkStart w:colFirst="0" w:colLast="0" w:name="4d1nsfe2iyu4" w:id="30"/>
    <w:bookmarkEnd w:id="30"/>
    <w:bookmarkStart w:colFirst="0" w:colLast="0" w:name="lf92gqtqpcqe" w:id="31"/>
    <w:bookmarkEnd w:id="31"/>
    <w:bookmarkStart w:colFirst="0" w:colLast="0" w:name="b5g7phr46shj" w:id="32"/>
    <w:bookmarkEnd w:id="32"/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Techeer partners (2023.09.12 - 2023.12.23)</w:t>
      </w:r>
    </w:p>
    <w:bookmarkStart w:colFirst="0" w:colLast="0" w:name="i5xh4qcijc1l" w:id="33"/>
    <w:bookmarkEnd w:id="33"/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40" w:before="0" w:line="240" w:lineRule="auto"/>
        <w:ind w:left="0" w:right="0" w:firstLine="165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실리콘밸리 엔지니어의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SW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개발자스터디 그룹</w:t>
      </w:r>
    </w:p>
    <w:bookmarkStart w:colFirst="0" w:colLast="0" w:name="bvdsgjh58t54" w:id="34"/>
    <w:bookmarkEnd w:id="34"/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"/>
        </w:tabs>
        <w:spacing w:after="220" w:before="0" w:line="240" w:lineRule="auto"/>
        <w:ind w:left="0" w:right="0" w:firstLine="165"/>
        <w:jc w:val="both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기술 세션，백엔드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Spring Boot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프레임워크등의 스터디 활동</w:t>
      </w:r>
    </w:p>
    <w:bookmarkStart w:colFirst="0" w:colLast="0" w:name="4ma4kyewldf6" w:id="35"/>
    <w:bookmarkEnd w:id="35"/>
    <w:bookmarkStart w:colFirst="0" w:colLast="0" w:name="cp5fm9flh6w" w:id="36"/>
    <w:bookmarkEnd w:id="36"/>
    <w:bookmarkStart w:colFirst="0" w:colLast="0" w:name="rifj11acr9ty" w:id="37"/>
    <w:bookmarkEnd w:id="37"/>
    <w:p w:rsidR="00000000" w:rsidDel="00000000" w:rsidP="00000000" w:rsidRDefault="00000000" w:rsidRPr="00000000" w14:paraId="00000045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5" w:lineRule="auto"/>
        <w:ind w:left="300" w:right="0" w:hanging="140"/>
        <w:jc w:val="left"/>
        <w:rPr>
          <w:rFonts w:ascii="Galvji" w:cs="Galvji" w:eastAsia="Galvji" w:hAnsi="Galvj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한국공학대학교 ( </w:t>
      </w:r>
      <w:r w:rsidDel="00000000" w:rsidR="00000000" w:rsidRPr="00000000">
        <w:rPr>
          <w:rFonts w:ascii="Galvji" w:cs="Galvji" w:eastAsia="Galvji" w:hAnsi="Galvj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2023.3 - 2026.2 )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5" w:lineRule="auto"/>
        <w:ind w:left="300" w:right="0" w:hanging="140"/>
        <w:jc w:val="left"/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ppleGothic" w:cs="AppleGothic" w:eastAsia="AppleGothic" w:hAnsi="AppleGothic"/>
          <w:sz w:val="15"/>
          <w:szCs w:val="15"/>
          <w:rtl w:val="0"/>
        </w:rPr>
        <w:t xml:space="preserve">  </w:t>
      </w:r>
      <w:r w:rsidDel="00000000" w:rsidR="00000000" w:rsidRPr="00000000">
        <w:rPr>
          <w:rFonts w:ascii="AppleGothic" w:cs="AppleGothic" w:eastAsia="AppleGothic" w:hAnsi="AppleGothic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임베디드시스템 전공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(3.56-4.5)</w:t>
      </w:r>
      <w:r w:rsidDel="00000000" w:rsidR="00000000" w:rsidRPr="00000000">
        <w:rPr>
          <w:rtl w:val="0"/>
        </w:rPr>
      </w:r>
    </w:p>
    <w:sectPr>
      <w:headerReference r:id="rId7" w:type="default"/>
      <w:pgSz w:h="18720" w:w="12240" w:orient="portrait"/>
      <w:pgMar w:bottom="3012" w:top="141.73228346456693" w:left="414" w:right="656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AppleGothic"/>
  <w:font w:name="Galvj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83.464566929133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•"/>
      <w:lvlJc w:val="left"/>
      <w:pPr>
        <w:ind w:left="0" w:firstLine="165"/>
      </w:pPr>
      <w:rPr>
        <w:rFonts w:ascii="AppleGothic" w:cs="AppleGothic" w:eastAsia="AppleGothic" w:hAnsi="AppleGothic"/>
        <w:b w:val="0"/>
        <w:i w:val="0"/>
        <w:smallCaps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